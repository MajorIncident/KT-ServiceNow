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CB1" w:rsidRDefault="006D61D3">
      <w:pPr>
        <w:rPr>
          <w:b/>
          <w:sz w:val="28"/>
        </w:rPr>
      </w:pPr>
      <w:r w:rsidRPr="006D61D3">
        <w:rPr>
          <w:b/>
          <w:sz w:val="28"/>
        </w:rPr>
        <w:t xml:space="preserve">What’s New in </w:t>
      </w:r>
      <w:ins w:id="0" w:author="Christoph Goldenstern" w:date="2019-08-06T11:14:00Z">
        <w:r w:rsidR="00F25F84">
          <w:rPr>
            <w:b/>
            <w:sz w:val="28"/>
          </w:rPr>
          <w:t xml:space="preserve">the </w:t>
        </w:r>
      </w:ins>
      <w:r w:rsidRPr="006D61D3">
        <w:rPr>
          <w:b/>
          <w:sz w:val="28"/>
        </w:rPr>
        <w:t>KT Problem Management</w:t>
      </w:r>
      <w:ins w:id="1" w:author="Christoph Goldenstern" w:date="2019-08-06T11:14:00Z">
        <w:r w:rsidR="00F25F84">
          <w:rPr>
            <w:b/>
            <w:sz w:val="28"/>
          </w:rPr>
          <w:t xml:space="preserve"> ServiceNow</w:t>
        </w:r>
      </w:ins>
      <w:r w:rsidRPr="006D61D3">
        <w:rPr>
          <w:b/>
          <w:sz w:val="28"/>
        </w:rPr>
        <w:t xml:space="preserve"> v2</w:t>
      </w:r>
      <w:ins w:id="2" w:author="Christoph Goldenstern" w:date="2019-08-06T11:14:00Z">
        <w:r w:rsidR="00F25F84">
          <w:rPr>
            <w:b/>
            <w:sz w:val="28"/>
          </w:rPr>
          <w:t xml:space="preserve"> app</w:t>
        </w:r>
      </w:ins>
    </w:p>
    <w:p w:rsidR="006D61D3" w:rsidRDefault="006D61D3">
      <w:pPr>
        <w:rPr>
          <w:sz w:val="24"/>
          <w:szCs w:val="24"/>
        </w:rPr>
      </w:pPr>
      <w:r>
        <w:rPr>
          <w:sz w:val="24"/>
          <w:szCs w:val="24"/>
        </w:rPr>
        <w:t xml:space="preserve">Last time we looked at the feedback that led to the KT Problem Management </w:t>
      </w:r>
      <w:del w:id="3" w:author="Christoph Goldenstern" w:date="2019-08-06T11:14:00Z">
        <w:r w:rsidDel="00F25F84">
          <w:rPr>
            <w:sz w:val="24"/>
            <w:szCs w:val="24"/>
          </w:rPr>
          <w:delText xml:space="preserve">V2 </w:delText>
        </w:r>
      </w:del>
      <w:ins w:id="4" w:author="Christoph Goldenstern" w:date="2019-08-06T11:14:00Z">
        <w:r w:rsidR="00F25F84">
          <w:rPr>
            <w:sz w:val="24"/>
            <w:szCs w:val="24"/>
          </w:rPr>
          <w:t>v</w:t>
        </w:r>
        <w:r w:rsidR="00F25F84">
          <w:rPr>
            <w:sz w:val="24"/>
            <w:szCs w:val="24"/>
          </w:rPr>
          <w:t xml:space="preserve">2 </w:t>
        </w:r>
        <w:r w:rsidR="00F25F84">
          <w:rPr>
            <w:sz w:val="24"/>
            <w:szCs w:val="24"/>
          </w:rPr>
          <w:t xml:space="preserve">app </w:t>
        </w:r>
      </w:ins>
      <w:r>
        <w:rPr>
          <w:sz w:val="24"/>
          <w:szCs w:val="24"/>
        </w:rPr>
        <w:t>release</w:t>
      </w:r>
      <w:ins w:id="5" w:author="Christoph Goldenstern" w:date="2019-08-06T11:14:00Z">
        <w:r w:rsidR="00F25F84">
          <w:rPr>
            <w:sz w:val="24"/>
            <w:szCs w:val="24"/>
          </w:rPr>
          <w:t>.</w:t>
        </w:r>
      </w:ins>
    </w:p>
    <w:p w:rsidR="006D61D3" w:rsidRDefault="006D61D3">
      <w:pPr>
        <w:rPr>
          <w:sz w:val="24"/>
          <w:szCs w:val="24"/>
        </w:rPr>
      </w:pPr>
      <w:r>
        <w:rPr>
          <w:sz w:val="24"/>
          <w:szCs w:val="24"/>
        </w:rPr>
        <w:t>What’s new in KT Problem Management v2: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improved interface design, all elements accessible on a single page for easy and simple summary and updates</w:t>
      </w:r>
      <w:ins w:id="6" w:author="Christoph Goldenstern" w:date="2019-08-06T11:15:00Z">
        <w:r w:rsidR="00F25F84">
          <w:rPr>
            <w:rFonts w:eastAsia="Times New Roman"/>
          </w:rPr>
          <w:t>; less clicking and browsing</w:t>
        </w:r>
      </w:ins>
      <w:del w:id="7" w:author="Christoph Goldenstern" w:date="2019-08-06T11:15:00Z">
        <w:r w:rsidR="00A15F9E" w:rsidDel="00F25F84">
          <w:rPr>
            <w:rFonts w:eastAsia="Times New Roman"/>
          </w:rPr>
          <w:delText>.</w:delText>
        </w:r>
      </w:del>
      <w:r>
        <w:rPr>
          <w:rFonts w:eastAsia="Times New Roman"/>
        </w:rPr>
        <w:t> 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improved </w:t>
      </w:r>
      <w:ins w:id="8" w:author="Christoph Goldenstern" w:date="2019-08-06T11:15:00Z">
        <w:r w:rsidR="00F25F84">
          <w:rPr>
            <w:rFonts w:eastAsia="Times New Roman"/>
          </w:rPr>
          <w:t>‘</w:t>
        </w:r>
      </w:ins>
      <w:r>
        <w:rPr>
          <w:rFonts w:eastAsia="Times New Roman"/>
        </w:rPr>
        <w:t xml:space="preserve">IS and IS </w:t>
      </w:r>
      <w:del w:id="9" w:author="Christoph Goldenstern" w:date="2019-08-06T11:15:00Z">
        <w:r w:rsidDel="00F25F84">
          <w:rPr>
            <w:rFonts w:eastAsia="Times New Roman"/>
          </w:rPr>
          <w:delText>nots</w:delText>
        </w:r>
      </w:del>
      <w:proofErr w:type="spellStart"/>
      <w:ins w:id="10" w:author="Christoph Goldenstern" w:date="2019-08-06T11:15:00Z">
        <w:r w:rsidR="00F25F84">
          <w:rPr>
            <w:rFonts w:eastAsia="Times New Roman"/>
          </w:rPr>
          <w:t>NOT</w:t>
        </w:r>
        <w:r w:rsidR="00F25F84">
          <w:rPr>
            <w:rFonts w:eastAsia="Times New Roman"/>
          </w:rPr>
          <w:t>s</w:t>
        </w:r>
        <w:r w:rsidR="00F25F84">
          <w:rPr>
            <w:rFonts w:eastAsia="Times New Roman"/>
          </w:rPr>
          <w:t>’</w:t>
        </w:r>
      </w:ins>
      <w:proofErr w:type="spellEnd"/>
      <w:r>
        <w:rPr>
          <w:rFonts w:eastAsia="Times New Roman"/>
        </w:rPr>
        <w:t xml:space="preserve"> now combines </w:t>
      </w:r>
      <w:ins w:id="11" w:author="Christoph Goldenstern" w:date="2019-08-06T11:17:00Z">
        <w:r w:rsidR="00F25F84">
          <w:rPr>
            <w:rFonts w:eastAsia="Times New Roman"/>
          </w:rPr>
          <w:t>‘Problem Analysis (</w:t>
        </w:r>
      </w:ins>
      <w:ins w:id="12" w:author="Christoph Goldenstern" w:date="2019-08-06T11:18:00Z">
        <w:r w:rsidR="00F25F84">
          <w:rPr>
            <w:rFonts w:eastAsia="Times New Roman"/>
          </w:rPr>
          <w:t xml:space="preserve">PA)’ </w:t>
        </w:r>
      </w:ins>
      <w:r>
        <w:rPr>
          <w:rFonts w:eastAsia="Times New Roman"/>
        </w:rPr>
        <w:t xml:space="preserve">critical thinking components along with </w:t>
      </w:r>
      <w:ins w:id="13" w:author="Christoph Goldenstern" w:date="2019-08-06T11:16:00Z">
        <w:r w:rsidR="00F25F84">
          <w:rPr>
            <w:rFonts w:eastAsia="Times New Roman"/>
          </w:rPr>
          <w:t>‘D</w:t>
        </w:r>
      </w:ins>
      <w:del w:id="14" w:author="Christoph Goldenstern" w:date="2019-08-06T11:16:00Z">
        <w:r w:rsidDel="00F25F84">
          <w:rPr>
            <w:rFonts w:eastAsia="Times New Roman"/>
          </w:rPr>
          <w:delText>d</w:delText>
        </w:r>
      </w:del>
      <w:r>
        <w:rPr>
          <w:rFonts w:eastAsia="Times New Roman"/>
        </w:rPr>
        <w:t xml:space="preserve">istinctions and </w:t>
      </w:r>
      <w:ins w:id="15" w:author="Christoph Goldenstern" w:date="2019-08-06T11:16:00Z">
        <w:r w:rsidR="00F25F84">
          <w:rPr>
            <w:rFonts w:eastAsia="Times New Roman"/>
          </w:rPr>
          <w:t>C</w:t>
        </w:r>
      </w:ins>
      <w:del w:id="16" w:author="Christoph Goldenstern" w:date="2019-08-06T11:16:00Z">
        <w:r w:rsidDel="00F25F84">
          <w:rPr>
            <w:rFonts w:eastAsia="Times New Roman"/>
          </w:rPr>
          <w:delText>c</w:delText>
        </w:r>
      </w:del>
      <w:r>
        <w:rPr>
          <w:rFonts w:eastAsia="Times New Roman"/>
        </w:rPr>
        <w:t>hanges</w:t>
      </w:r>
      <w:ins w:id="17" w:author="Christoph Goldenstern" w:date="2019-08-06T11:16:00Z">
        <w:r w:rsidR="00F25F84">
          <w:rPr>
            <w:rFonts w:eastAsia="Times New Roman"/>
          </w:rPr>
          <w:t>’</w:t>
        </w:r>
      </w:ins>
      <w:r>
        <w:rPr>
          <w:rFonts w:eastAsia="Times New Roman"/>
        </w:rPr>
        <w:t xml:space="preserve">, possible cause evaluation into a single table - more closely following </w:t>
      </w:r>
      <w:ins w:id="18" w:author="Christoph Goldenstern" w:date="2019-08-06T11:16:00Z">
        <w:r w:rsidR="00F25F84">
          <w:rPr>
            <w:rFonts w:eastAsia="Times New Roman"/>
          </w:rPr>
          <w:t xml:space="preserve">the format used in </w:t>
        </w:r>
      </w:ins>
      <w:r>
        <w:rPr>
          <w:rFonts w:eastAsia="Times New Roman"/>
        </w:rPr>
        <w:t>classroom training 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full </w:t>
      </w:r>
      <w:del w:id="19" w:author="Christoph Goldenstern" w:date="2019-08-06T11:16:00Z">
        <w:r w:rsidDel="00F25F84">
          <w:rPr>
            <w:rFonts w:eastAsia="Times New Roman"/>
          </w:rPr>
          <w:delText xml:space="preserve">situation </w:delText>
        </w:r>
      </w:del>
      <w:ins w:id="20" w:author="Christoph Goldenstern" w:date="2019-08-06T11:16:00Z">
        <w:r w:rsidR="00F25F84">
          <w:rPr>
            <w:rFonts w:eastAsia="Times New Roman"/>
          </w:rPr>
          <w:t>‘S</w:t>
        </w:r>
        <w:r w:rsidR="00F25F84">
          <w:rPr>
            <w:rFonts w:eastAsia="Times New Roman"/>
          </w:rPr>
          <w:t xml:space="preserve">ituation </w:t>
        </w:r>
        <w:r w:rsidR="00F25F84">
          <w:rPr>
            <w:rFonts w:eastAsia="Times New Roman"/>
          </w:rPr>
          <w:t>A</w:t>
        </w:r>
      </w:ins>
      <w:del w:id="21" w:author="Christoph Goldenstern" w:date="2019-08-06T11:16:00Z">
        <w:r w:rsidDel="00F25F84">
          <w:rPr>
            <w:rFonts w:eastAsia="Times New Roman"/>
          </w:rPr>
          <w:delText>a</w:delText>
        </w:r>
      </w:del>
      <w:r>
        <w:rPr>
          <w:rFonts w:eastAsia="Times New Roman"/>
        </w:rPr>
        <w:t>ppraisal</w:t>
      </w:r>
      <w:ins w:id="22" w:author="Christoph Goldenstern" w:date="2019-08-06T11:17:00Z">
        <w:r w:rsidR="00F25F84">
          <w:rPr>
            <w:rFonts w:eastAsia="Times New Roman"/>
          </w:rPr>
          <w:t xml:space="preserve"> (SA)</w:t>
        </w:r>
      </w:ins>
      <w:ins w:id="23" w:author="Christoph Goldenstern" w:date="2019-08-06T11:16:00Z">
        <w:r w:rsidR="00F25F84">
          <w:rPr>
            <w:rFonts w:eastAsia="Times New Roman"/>
          </w:rPr>
          <w:t>’</w:t>
        </w:r>
      </w:ins>
      <w:r>
        <w:rPr>
          <w:rFonts w:eastAsia="Times New Roman"/>
        </w:rPr>
        <w:t xml:space="preserve"> tables for impact and control of “in flight” actions 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the addition of </w:t>
      </w:r>
      <w:ins w:id="24" w:author="Christoph Goldenstern" w:date="2019-08-06T11:17:00Z">
        <w:r w:rsidR="00F25F84">
          <w:rPr>
            <w:rFonts w:eastAsia="Times New Roman"/>
          </w:rPr>
          <w:t>‘D</w:t>
        </w:r>
      </w:ins>
      <w:del w:id="25" w:author="Christoph Goldenstern" w:date="2019-08-06T11:17:00Z">
        <w:r w:rsidDel="00F25F84">
          <w:rPr>
            <w:rFonts w:eastAsia="Times New Roman"/>
          </w:rPr>
          <w:delText>d</w:delText>
        </w:r>
      </w:del>
      <w:r>
        <w:rPr>
          <w:rFonts w:eastAsia="Times New Roman"/>
        </w:rPr>
        <w:t xml:space="preserve">ecision </w:t>
      </w:r>
      <w:ins w:id="26" w:author="Christoph Goldenstern" w:date="2019-08-06T11:17:00Z">
        <w:r w:rsidR="00F25F84">
          <w:rPr>
            <w:rFonts w:eastAsia="Times New Roman"/>
          </w:rPr>
          <w:t>A</w:t>
        </w:r>
      </w:ins>
      <w:del w:id="27" w:author="Christoph Goldenstern" w:date="2019-08-06T11:17:00Z">
        <w:r w:rsidDel="00F25F84">
          <w:rPr>
            <w:rFonts w:eastAsia="Times New Roman"/>
          </w:rPr>
          <w:delText>a</w:delText>
        </w:r>
      </w:del>
      <w:r>
        <w:rPr>
          <w:rFonts w:eastAsia="Times New Roman"/>
        </w:rPr>
        <w:t>nalysis</w:t>
      </w:r>
      <w:ins w:id="28" w:author="Christoph Goldenstern" w:date="2019-08-06T11:17:00Z">
        <w:r w:rsidR="00F25F84">
          <w:rPr>
            <w:rFonts w:eastAsia="Times New Roman"/>
          </w:rPr>
          <w:t>’</w:t>
        </w:r>
      </w:ins>
      <w:r>
        <w:rPr>
          <w:rFonts w:eastAsia="Times New Roman"/>
        </w:rPr>
        <w:t xml:space="preserve"> components 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the addition of </w:t>
      </w:r>
      <w:ins w:id="29" w:author="Christoph Goldenstern" w:date="2019-08-06T11:17:00Z">
        <w:r w:rsidR="00F25F84">
          <w:rPr>
            <w:rFonts w:eastAsia="Times New Roman"/>
          </w:rPr>
          <w:t>‘P</w:t>
        </w:r>
      </w:ins>
      <w:del w:id="30" w:author="Christoph Goldenstern" w:date="2019-08-06T11:17:00Z">
        <w:r w:rsidDel="00F25F84">
          <w:rPr>
            <w:rFonts w:eastAsia="Times New Roman"/>
          </w:rPr>
          <w:delText>p</w:delText>
        </w:r>
      </w:del>
      <w:r>
        <w:rPr>
          <w:rFonts w:eastAsia="Times New Roman"/>
        </w:rPr>
        <w:t xml:space="preserve">otential </w:t>
      </w:r>
      <w:ins w:id="31" w:author="Christoph Goldenstern" w:date="2019-08-06T11:17:00Z">
        <w:r w:rsidR="00F25F84">
          <w:rPr>
            <w:rFonts w:eastAsia="Times New Roman"/>
          </w:rPr>
          <w:t>P</w:t>
        </w:r>
      </w:ins>
      <w:del w:id="32" w:author="Christoph Goldenstern" w:date="2019-08-06T11:17:00Z">
        <w:r w:rsidDel="00F25F84">
          <w:rPr>
            <w:rFonts w:eastAsia="Times New Roman"/>
          </w:rPr>
          <w:delText>p</w:delText>
        </w:r>
      </w:del>
      <w:r>
        <w:rPr>
          <w:rFonts w:eastAsia="Times New Roman"/>
        </w:rPr>
        <w:t xml:space="preserve">roblem </w:t>
      </w:r>
      <w:ins w:id="33" w:author="Christoph Goldenstern" w:date="2019-08-06T11:17:00Z">
        <w:r w:rsidR="00F25F84">
          <w:rPr>
            <w:rFonts w:eastAsia="Times New Roman"/>
          </w:rPr>
          <w:t>A</w:t>
        </w:r>
      </w:ins>
      <w:del w:id="34" w:author="Christoph Goldenstern" w:date="2019-08-06T11:17:00Z">
        <w:r w:rsidDel="00F25F84">
          <w:rPr>
            <w:rFonts w:eastAsia="Times New Roman"/>
          </w:rPr>
          <w:delText>a</w:delText>
        </w:r>
      </w:del>
      <w:r>
        <w:rPr>
          <w:rFonts w:eastAsia="Times New Roman"/>
        </w:rPr>
        <w:t>nalysis</w:t>
      </w:r>
      <w:ins w:id="35" w:author="Christoph Goldenstern" w:date="2019-08-06T11:17:00Z">
        <w:r w:rsidR="00F25F84">
          <w:rPr>
            <w:rFonts w:eastAsia="Times New Roman"/>
          </w:rPr>
          <w:t>’</w:t>
        </w:r>
      </w:ins>
      <w:r>
        <w:rPr>
          <w:rFonts w:eastAsia="Times New Roman"/>
        </w:rPr>
        <w:t xml:space="preserve"> components</w:t>
      </w:r>
      <w:ins w:id="36" w:author="Christoph Goldenstern" w:date="2019-08-06T11:17:00Z">
        <w:r w:rsidR="00F25F84">
          <w:rPr>
            <w:rFonts w:eastAsia="Times New Roman"/>
          </w:rPr>
          <w:t xml:space="preserve"> to manage risks</w:t>
        </w:r>
      </w:ins>
      <w:r>
        <w:rPr>
          <w:rFonts w:eastAsia="Times New Roman"/>
        </w:rPr>
        <w:t> 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key case information (cause/solution) summarized at the top for fast review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now includes automatic hand-over of both SA and PA data between </w:t>
      </w:r>
      <w:ins w:id="37" w:author="Christoph Goldenstern" w:date="2019-08-06T11:18:00Z">
        <w:r w:rsidR="00F25F84">
          <w:rPr>
            <w:rFonts w:eastAsia="Times New Roman"/>
          </w:rPr>
          <w:t xml:space="preserve">ServiceNow </w:t>
        </w:r>
      </w:ins>
      <w:r>
        <w:rPr>
          <w:rFonts w:eastAsia="Times New Roman"/>
        </w:rPr>
        <w:t>incident management and problem management app, when both installed</w:t>
      </w:r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more closely resembles the work-flow of the incident management app, reducing training effort between the two working teams</w:t>
      </w:r>
      <w:bookmarkStart w:id="38" w:name="_GoBack"/>
      <w:bookmarkEnd w:id="38"/>
    </w:p>
    <w:p w:rsidR="006D61D3" w:rsidRDefault="006D61D3" w:rsidP="006D61D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aligned with the new ServiceNow Madrid “state-flow” model (for tracking progress)</w:t>
      </w:r>
    </w:p>
    <w:p w:rsidR="006D61D3" w:rsidRDefault="006D61D3">
      <w:pPr>
        <w:rPr>
          <w:sz w:val="24"/>
          <w:szCs w:val="24"/>
        </w:rPr>
      </w:pPr>
    </w:p>
    <w:p w:rsidR="00A15F9E" w:rsidRPr="006D61D3" w:rsidRDefault="00A15F9E">
      <w:pPr>
        <w:rPr>
          <w:sz w:val="24"/>
          <w:szCs w:val="24"/>
        </w:rPr>
      </w:pPr>
      <w:r>
        <w:rPr>
          <w:sz w:val="24"/>
          <w:szCs w:val="24"/>
        </w:rPr>
        <w:t>&lt;for the blog is it possible to get screenshots of each area and use these bullets as their caption?&gt;</w:t>
      </w:r>
    </w:p>
    <w:sectPr w:rsidR="00A15F9E" w:rsidRPr="006D6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011872"/>
    <w:multiLevelType w:val="hybridMultilevel"/>
    <w:tmpl w:val="0F8821AE"/>
    <w:lvl w:ilvl="0" w:tplc="049290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ristoph Goldenstern">
    <w15:presenceInfo w15:providerId="None" w15:userId="Christoph Goldenster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DQxMzcwMjUwMLUwMTNR0lEKTi0uzszPAykwrAUAdPTzsywAAAA="/>
  </w:docVars>
  <w:rsids>
    <w:rsidRoot w:val="006D61D3"/>
    <w:rsid w:val="00391DAF"/>
    <w:rsid w:val="006D61D3"/>
    <w:rsid w:val="00A15F9E"/>
    <w:rsid w:val="00A5007A"/>
    <w:rsid w:val="00B351C0"/>
    <w:rsid w:val="00D21F74"/>
    <w:rsid w:val="00D52742"/>
    <w:rsid w:val="00F2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D701"/>
  <w15:chartTrackingRefBased/>
  <w15:docId w15:val="{9B4A02B5-FD56-42E3-BBF2-4DAFA70A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D3"/>
    <w:pPr>
      <w:spacing w:after="0" w:line="240" w:lineRule="auto"/>
      <w:ind w:left="720"/>
    </w:pPr>
    <w:rPr>
      <w:rFonts w:ascii="Calibri" w:hAnsi="Calibri" w:cs="Calibr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25F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F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F84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F84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F84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Chagpar</dc:creator>
  <cp:keywords/>
  <dc:description/>
  <cp:lastModifiedBy>Christoph Goldenstern</cp:lastModifiedBy>
  <cp:revision>3</cp:revision>
  <dcterms:created xsi:type="dcterms:W3CDTF">2019-08-06T15:10:00Z</dcterms:created>
  <dcterms:modified xsi:type="dcterms:W3CDTF">2019-08-06T15:18:00Z</dcterms:modified>
</cp:coreProperties>
</file>