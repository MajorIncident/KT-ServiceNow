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6CB1" w:rsidRPr="008D2B11" w:rsidRDefault="0043637C">
      <w:pPr>
        <w:rPr>
          <w:b/>
          <w:sz w:val="28"/>
          <w:szCs w:val="24"/>
        </w:rPr>
      </w:pPr>
      <w:r w:rsidRPr="008D2B11">
        <w:rPr>
          <w:b/>
          <w:sz w:val="28"/>
          <w:szCs w:val="24"/>
        </w:rPr>
        <w:t>The Feedback that led to the new KT Problem Management Scoped App</w:t>
      </w:r>
    </w:p>
    <w:p w:rsidR="0043637C" w:rsidRPr="006B1266" w:rsidRDefault="0043637C" w:rsidP="009D25CA">
      <w:pPr>
        <w:rPr>
          <w:sz w:val="24"/>
          <w:szCs w:val="24"/>
        </w:rPr>
      </w:pPr>
      <w:r w:rsidRPr="006B1266">
        <w:rPr>
          <w:sz w:val="24"/>
          <w:szCs w:val="24"/>
        </w:rPr>
        <w:t xml:space="preserve">This is the </w:t>
      </w:r>
      <w:proofErr w:type="gramStart"/>
      <w:r w:rsidRPr="006B1266">
        <w:rPr>
          <w:sz w:val="24"/>
          <w:szCs w:val="24"/>
        </w:rPr>
        <w:t>first of a three part</w:t>
      </w:r>
      <w:proofErr w:type="gramEnd"/>
      <w:r w:rsidRPr="006B1266">
        <w:rPr>
          <w:sz w:val="24"/>
          <w:szCs w:val="24"/>
        </w:rPr>
        <w:t xml:space="preserve"> series highlighting changes coming with our newest version of the KT Problem Management </w:t>
      </w:r>
      <w:ins w:id="0" w:author="Christoph Goldenstern" w:date="2019-08-06T10:58:00Z">
        <w:r w:rsidR="00073AD6">
          <w:rPr>
            <w:sz w:val="24"/>
            <w:szCs w:val="24"/>
          </w:rPr>
          <w:t xml:space="preserve">ServiceNow </w:t>
        </w:r>
      </w:ins>
      <w:r w:rsidRPr="006B1266">
        <w:rPr>
          <w:sz w:val="24"/>
          <w:szCs w:val="24"/>
        </w:rPr>
        <w:t xml:space="preserve">Scoped Application, highlighting some new features and abilities of ServiceNow Madrid. </w:t>
      </w:r>
    </w:p>
    <w:p w:rsidR="009D25CA" w:rsidRPr="006B1266" w:rsidRDefault="009D25CA" w:rsidP="009D25CA">
      <w:pPr>
        <w:rPr>
          <w:sz w:val="24"/>
          <w:szCs w:val="24"/>
        </w:rPr>
      </w:pPr>
      <w:r w:rsidRPr="006B1266">
        <w:rPr>
          <w:sz w:val="24"/>
          <w:szCs w:val="24"/>
        </w:rPr>
        <w:t>Over the past months</w:t>
      </w:r>
      <w:r w:rsidR="00073AD6">
        <w:rPr>
          <w:sz w:val="24"/>
          <w:szCs w:val="24"/>
        </w:rPr>
        <w:t>,</w:t>
      </w:r>
      <w:r w:rsidRPr="006B1266">
        <w:rPr>
          <w:sz w:val="24"/>
          <w:szCs w:val="24"/>
        </w:rPr>
        <w:t xml:space="preserve"> we have reached out to many of our customers about not only their </w:t>
      </w:r>
      <w:proofErr w:type="gramStart"/>
      <w:r w:rsidRPr="006B1266">
        <w:rPr>
          <w:sz w:val="24"/>
          <w:szCs w:val="24"/>
        </w:rPr>
        <w:t>feedback, but</w:t>
      </w:r>
      <w:proofErr w:type="gramEnd"/>
      <w:r w:rsidRPr="006B1266">
        <w:rPr>
          <w:sz w:val="24"/>
          <w:szCs w:val="24"/>
        </w:rPr>
        <w:t xml:space="preserve"> gotten the opportunity to review processes and silently observe how problem management meetings are handled. As you can imagine, the range was everything from chaos to snooze-fest, with </w:t>
      </w:r>
      <w:del w:id="1" w:author="Christoph Goldenstern" w:date="2019-08-06T10:55:00Z">
        <w:r w:rsidRPr="006B1266" w:rsidDel="00073AD6">
          <w:rPr>
            <w:sz w:val="24"/>
            <w:szCs w:val="24"/>
          </w:rPr>
          <w:delText xml:space="preserve">sporadic attendance, </w:delText>
        </w:r>
      </w:del>
      <w:r w:rsidR="0018390C" w:rsidRPr="006B1266">
        <w:rPr>
          <w:sz w:val="24"/>
          <w:szCs w:val="24"/>
        </w:rPr>
        <w:t xml:space="preserve">different approaches to detail, and an overwhelming amount of lost time due to chasing down </w:t>
      </w:r>
      <w:ins w:id="2" w:author="Christoph Goldenstern" w:date="2019-08-06T11:09:00Z">
        <w:r w:rsidR="00106219">
          <w:rPr>
            <w:sz w:val="24"/>
            <w:szCs w:val="24"/>
          </w:rPr>
          <w:t xml:space="preserve">irrelevant </w:t>
        </w:r>
      </w:ins>
      <w:r w:rsidR="0018390C" w:rsidRPr="006B1266">
        <w:rPr>
          <w:sz w:val="24"/>
          <w:szCs w:val="24"/>
        </w:rPr>
        <w:t>information</w:t>
      </w:r>
      <w:ins w:id="3" w:author="Christoph Goldenstern" w:date="2019-08-06T10:57:00Z">
        <w:r w:rsidR="00073AD6">
          <w:rPr>
            <w:sz w:val="24"/>
            <w:szCs w:val="24"/>
          </w:rPr>
          <w:t xml:space="preserve"> and poor documentation</w:t>
        </w:r>
      </w:ins>
      <w:r w:rsidR="0018390C" w:rsidRPr="006B1266">
        <w:rPr>
          <w:sz w:val="24"/>
          <w:szCs w:val="24"/>
        </w:rPr>
        <w:t xml:space="preserve">. We decided it was time to </w:t>
      </w:r>
      <w:ins w:id="4" w:author="Christoph Goldenstern" w:date="2019-08-06T10:59:00Z">
        <w:r w:rsidR="00073AD6">
          <w:rPr>
            <w:sz w:val="24"/>
            <w:szCs w:val="24"/>
          </w:rPr>
          <w:t xml:space="preserve">also </w:t>
        </w:r>
      </w:ins>
      <w:r w:rsidR="0018390C" w:rsidRPr="006B1266">
        <w:rPr>
          <w:sz w:val="24"/>
          <w:szCs w:val="24"/>
        </w:rPr>
        <w:t xml:space="preserve">update our </w:t>
      </w:r>
      <w:bookmarkStart w:id="5" w:name="_GoBack"/>
      <w:bookmarkEnd w:id="5"/>
      <w:r w:rsidR="0018390C" w:rsidRPr="006B1266">
        <w:rPr>
          <w:sz w:val="24"/>
          <w:szCs w:val="24"/>
        </w:rPr>
        <w:t xml:space="preserve">plugin to help address some of these issues and help our </w:t>
      </w:r>
      <w:ins w:id="6" w:author="Christoph Goldenstern" w:date="2019-08-06T10:55:00Z">
        <w:r w:rsidR="00073AD6">
          <w:rPr>
            <w:sz w:val="24"/>
            <w:szCs w:val="24"/>
          </w:rPr>
          <w:t xml:space="preserve">client and </w:t>
        </w:r>
      </w:ins>
      <w:r w:rsidR="0018390C" w:rsidRPr="006B1266">
        <w:rPr>
          <w:sz w:val="24"/>
          <w:szCs w:val="24"/>
        </w:rPr>
        <w:t>userbase</w:t>
      </w:r>
      <w:ins w:id="7" w:author="Christoph Goldenstern" w:date="2019-08-06T11:00:00Z">
        <w:r w:rsidR="00073AD6">
          <w:rPr>
            <w:sz w:val="24"/>
            <w:szCs w:val="24"/>
          </w:rPr>
          <w:t xml:space="preserve"> that works with the ServiceNow platform</w:t>
        </w:r>
      </w:ins>
      <w:r w:rsidR="0018390C" w:rsidRPr="006B1266">
        <w:rPr>
          <w:sz w:val="24"/>
          <w:szCs w:val="24"/>
        </w:rPr>
        <w:t>.</w:t>
      </w:r>
    </w:p>
    <w:p w:rsidR="0018390C" w:rsidRPr="006B1266" w:rsidRDefault="00203A19" w:rsidP="009D25CA">
      <w:pPr>
        <w:rPr>
          <w:b/>
          <w:sz w:val="24"/>
          <w:szCs w:val="24"/>
        </w:rPr>
      </w:pPr>
      <w:r w:rsidRPr="006B1266">
        <w:rPr>
          <w:b/>
          <w:sz w:val="24"/>
          <w:szCs w:val="24"/>
        </w:rPr>
        <w:t>Building Global best-practice RCA methodology into an app</w:t>
      </w:r>
    </w:p>
    <w:p w:rsidR="00203A19" w:rsidRPr="006B1266" w:rsidRDefault="003D1550" w:rsidP="009D25CA">
      <w:pPr>
        <w:rPr>
          <w:sz w:val="24"/>
          <w:szCs w:val="24"/>
        </w:rPr>
      </w:pPr>
      <w:r w:rsidRPr="006B1266">
        <w:rPr>
          <w:sz w:val="24"/>
          <w:szCs w:val="24"/>
        </w:rPr>
        <w:t xml:space="preserve">Before the KT Problem Management App, users of ServiceNow would use various fields to document knowledge, activities, tasks, and the players involved without a sense of structure outside of freeform text. This would result in haphazard data collection, and unstructured information retrieval when team members decided to read the case or try to skim it for notes or inspiration. </w:t>
      </w:r>
      <w:r w:rsidR="007C50EE" w:rsidRPr="006B1266">
        <w:rPr>
          <w:sz w:val="24"/>
          <w:szCs w:val="24"/>
        </w:rPr>
        <w:t xml:space="preserve">This would lead to confusion such as </w:t>
      </w:r>
    </w:p>
    <w:p w:rsidR="007C50EE" w:rsidRPr="006B1266" w:rsidRDefault="007C50EE" w:rsidP="007C50EE">
      <w:pPr>
        <w:pStyle w:val="ListParagraph"/>
        <w:numPr>
          <w:ilvl w:val="0"/>
          <w:numId w:val="1"/>
        </w:numPr>
        <w:rPr>
          <w:sz w:val="24"/>
          <w:szCs w:val="24"/>
        </w:rPr>
      </w:pPr>
      <w:r w:rsidRPr="006B1266">
        <w:rPr>
          <w:sz w:val="24"/>
          <w:szCs w:val="24"/>
        </w:rPr>
        <w:t>What’s going on with this case? How far along is it?</w:t>
      </w:r>
    </w:p>
    <w:p w:rsidR="007C50EE" w:rsidRPr="006B1266" w:rsidRDefault="007C50EE" w:rsidP="007C50EE">
      <w:pPr>
        <w:pStyle w:val="ListParagraph"/>
        <w:numPr>
          <w:ilvl w:val="0"/>
          <w:numId w:val="1"/>
        </w:numPr>
        <w:rPr>
          <w:sz w:val="24"/>
          <w:szCs w:val="24"/>
        </w:rPr>
      </w:pPr>
      <w:r w:rsidRPr="006B1266">
        <w:rPr>
          <w:sz w:val="24"/>
          <w:szCs w:val="24"/>
        </w:rPr>
        <w:t>Where in the lifecycle of the problem is this occurring</w:t>
      </w:r>
      <w:del w:id="8" w:author="Christoph Goldenstern" w:date="2019-08-06T11:00:00Z">
        <w:r w:rsidRPr="006B1266" w:rsidDel="00073AD6">
          <w:rPr>
            <w:sz w:val="24"/>
            <w:szCs w:val="24"/>
          </w:rPr>
          <w:delText xml:space="preserve"> </w:delText>
        </w:r>
      </w:del>
      <w:r w:rsidRPr="006B1266">
        <w:rPr>
          <w:sz w:val="24"/>
          <w:szCs w:val="24"/>
        </w:rPr>
        <w:t>?</w:t>
      </w:r>
    </w:p>
    <w:p w:rsidR="007C50EE" w:rsidRPr="006B1266" w:rsidRDefault="007C50EE" w:rsidP="007C50EE">
      <w:pPr>
        <w:pStyle w:val="ListParagraph"/>
        <w:numPr>
          <w:ilvl w:val="0"/>
          <w:numId w:val="1"/>
        </w:numPr>
        <w:rPr>
          <w:sz w:val="24"/>
          <w:szCs w:val="24"/>
        </w:rPr>
      </w:pPr>
      <w:r w:rsidRPr="006B1266">
        <w:rPr>
          <w:sz w:val="24"/>
          <w:szCs w:val="24"/>
        </w:rPr>
        <w:t xml:space="preserve">What is required in order to make progress to fix this problem? </w:t>
      </w:r>
    </w:p>
    <w:p w:rsidR="007C50EE" w:rsidRPr="006B1266" w:rsidRDefault="007C50EE" w:rsidP="007C50EE">
      <w:pPr>
        <w:pStyle w:val="ListParagraph"/>
        <w:numPr>
          <w:ilvl w:val="0"/>
          <w:numId w:val="1"/>
        </w:numPr>
        <w:rPr>
          <w:sz w:val="24"/>
          <w:szCs w:val="24"/>
        </w:rPr>
      </w:pPr>
      <w:r w:rsidRPr="006B1266">
        <w:rPr>
          <w:sz w:val="24"/>
          <w:szCs w:val="24"/>
        </w:rPr>
        <w:t>Who should be involved?</w:t>
      </w:r>
    </w:p>
    <w:p w:rsidR="007C50EE" w:rsidRPr="006B1266" w:rsidRDefault="007C50EE" w:rsidP="007C50EE">
      <w:pPr>
        <w:pStyle w:val="ListParagraph"/>
        <w:numPr>
          <w:ilvl w:val="0"/>
          <w:numId w:val="1"/>
        </w:numPr>
        <w:rPr>
          <w:sz w:val="24"/>
          <w:szCs w:val="24"/>
        </w:rPr>
      </w:pPr>
      <w:r w:rsidRPr="006B1266">
        <w:rPr>
          <w:sz w:val="24"/>
          <w:szCs w:val="24"/>
        </w:rPr>
        <w:t>What information do we already know?</w:t>
      </w:r>
    </w:p>
    <w:p w:rsidR="007C50EE" w:rsidRPr="006B1266" w:rsidRDefault="007C50EE" w:rsidP="007C50EE">
      <w:pPr>
        <w:rPr>
          <w:sz w:val="24"/>
          <w:szCs w:val="24"/>
        </w:rPr>
      </w:pPr>
      <w:r w:rsidRPr="006B1266">
        <w:rPr>
          <w:sz w:val="24"/>
          <w:szCs w:val="24"/>
        </w:rPr>
        <w:t>As ServiceNow and KT continuously strive to evolve their process so that customers can experience best-</w:t>
      </w:r>
      <w:r w:rsidR="00F0760A" w:rsidRPr="006B1266">
        <w:rPr>
          <w:sz w:val="24"/>
          <w:szCs w:val="24"/>
        </w:rPr>
        <w:t>practices</w:t>
      </w:r>
      <w:r w:rsidRPr="006B1266">
        <w:rPr>
          <w:sz w:val="24"/>
          <w:szCs w:val="24"/>
        </w:rPr>
        <w:t xml:space="preserve"> straight out of the box, we knew we had to improve </w:t>
      </w:r>
      <w:r w:rsidR="00F0760A" w:rsidRPr="006B1266">
        <w:rPr>
          <w:sz w:val="24"/>
          <w:szCs w:val="24"/>
        </w:rPr>
        <w:t xml:space="preserve">our current offerings to meet the </w:t>
      </w:r>
      <w:del w:id="9" w:author="Christoph Goldenstern" w:date="2019-08-06T11:02:00Z">
        <w:r w:rsidR="00F0760A" w:rsidRPr="006B1266" w:rsidDel="00073AD6">
          <w:rPr>
            <w:sz w:val="24"/>
            <w:szCs w:val="24"/>
          </w:rPr>
          <w:delText>high speed</w:delText>
        </w:r>
      </w:del>
      <w:ins w:id="10" w:author="Christoph Goldenstern" w:date="2019-08-06T11:02:00Z">
        <w:r w:rsidR="00073AD6" w:rsidRPr="006B1266">
          <w:rPr>
            <w:sz w:val="24"/>
            <w:szCs w:val="24"/>
          </w:rPr>
          <w:t>high-speed</w:t>
        </w:r>
      </w:ins>
      <w:r w:rsidR="00F0760A" w:rsidRPr="006B1266">
        <w:rPr>
          <w:sz w:val="24"/>
          <w:szCs w:val="24"/>
        </w:rPr>
        <w:t xml:space="preserve"> needs of customers, and the upcoming release of ServiceNow Madrid</w:t>
      </w:r>
      <w:ins w:id="11" w:author="Christoph Goldenstern" w:date="2019-08-06T11:02:00Z">
        <w:r w:rsidR="00073AD6">
          <w:rPr>
            <w:sz w:val="24"/>
            <w:szCs w:val="24"/>
          </w:rPr>
          <w:t>, which includes many improvements to the ServiceNow Problem Management module</w:t>
        </w:r>
      </w:ins>
      <w:r w:rsidR="00F0760A" w:rsidRPr="006B1266">
        <w:rPr>
          <w:sz w:val="24"/>
          <w:szCs w:val="24"/>
        </w:rPr>
        <w:t>.</w:t>
      </w:r>
    </w:p>
    <w:p w:rsidR="00F0760A" w:rsidRPr="006B1266" w:rsidRDefault="00F0760A" w:rsidP="007C50EE">
      <w:pPr>
        <w:rPr>
          <w:b/>
          <w:sz w:val="24"/>
          <w:szCs w:val="24"/>
        </w:rPr>
      </w:pPr>
      <w:r w:rsidRPr="006B1266">
        <w:rPr>
          <w:b/>
          <w:sz w:val="24"/>
          <w:szCs w:val="24"/>
        </w:rPr>
        <w:t>Knowledge that is truly shared AND understood</w:t>
      </w:r>
    </w:p>
    <w:p w:rsidR="00400E1E" w:rsidRPr="006B1266" w:rsidRDefault="00F0760A" w:rsidP="007C50EE">
      <w:pPr>
        <w:rPr>
          <w:sz w:val="24"/>
          <w:szCs w:val="24"/>
        </w:rPr>
      </w:pPr>
      <w:r w:rsidRPr="006B1266">
        <w:rPr>
          <w:sz w:val="24"/>
          <w:szCs w:val="24"/>
        </w:rPr>
        <w:t xml:space="preserve">With ServiceNow Madrid, and the addition of </w:t>
      </w:r>
      <w:ins w:id="12" w:author="Christoph Goldenstern" w:date="2019-08-06T11:02:00Z">
        <w:r w:rsidR="00073AD6">
          <w:rPr>
            <w:sz w:val="24"/>
            <w:szCs w:val="24"/>
          </w:rPr>
          <w:t xml:space="preserve">more </w:t>
        </w:r>
      </w:ins>
      <w:r w:rsidRPr="006B1266">
        <w:rPr>
          <w:sz w:val="24"/>
          <w:szCs w:val="24"/>
        </w:rPr>
        <w:t xml:space="preserve">granular problem management roles, improved searching for problems, and improved ability for knowledge to be shared and attached, we realized that the most important </w:t>
      </w:r>
      <w:del w:id="13" w:author="Christoph Goldenstern" w:date="2019-08-06T11:06:00Z">
        <w:r w:rsidRPr="006B1266" w:rsidDel="00106219">
          <w:rPr>
            <w:sz w:val="24"/>
            <w:szCs w:val="24"/>
          </w:rPr>
          <w:delText>addition</w:delText>
        </w:r>
        <w:r w:rsidR="00DA4D37" w:rsidRPr="006B1266" w:rsidDel="00106219">
          <w:rPr>
            <w:sz w:val="24"/>
            <w:szCs w:val="24"/>
          </w:rPr>
          <w:delText xml:space="preserve"> </w:delText>
        </w:r>
      </w:del>
      <w:ins w:id="14" w:author="Christoph Goldenstern" w:date="2019-08-06T11:06:00Z">
        <w:r w:rsidR="00106219">
          <w:rPr>
            <w:sz w:val="24"/>
            <w:szCs w:val="24"/>
          </w:rPr>
          <w:t>improvement</w:t>
        </w:r>
        <w:r w:rsidR="00106219" w:rsidRPr="006B1266">
          <w:rPr>
            <w:sz w:val="24"/>
            <w:szCs w:val="24"/>
          </w:rPr>
          <w:t xml:space="preserve"> </w:t>
        </w:r>
      </w:ins>
      <w:r w:rsidR="00DA4D37" w:rsidRPr="006B1266">
        <w:rPr>
          <w:sz w:val="24"/>
          <w:szCs w:val="24"/>
        </w:rPr>
        <w:t xml:space="preserve">we could make is to help streamline </w:t>
      </w:r>
      <w:ins w:id="15" w:author="Christoph Goldenstern" w:date="2019-08-06T11:08:00Z">
        <w:r w:rsidR="00106219">
          <w:rPr>
            <w:sz w:val="24"/>
            <w:szCs w:val="24"/>
          </w:rPr>
          <w:t xml:space="preserve">and simplify </w:t>
        </w:r>
      </w:ins>
      <w:r w:rsidR="00DA4D37" w:rsidRPr="006B1266">
        <w:rPr>
          <w:sz w:val="24"/>
          <w:szCs w:val="24"/>
        </w:rPr>
        <w:t xml:space="preserve">knowledge </w:t>
      </w:r>
      <w:del w:id="16" w:author="Christoph Goldenstern" w:date="2019-08-06T11:09:00Z">
        <w:r w:rsidR="00DA4D37" w:rsidRPr="006B1266" w:rsidDel="00106219">
          <w:rPr>
            <w:sz w:val="24"/>
            <w:szCs w:val="24"/>
          </w:rPr>
          <w:delText xml:space="preserve">operations </w:delText>
        </w:r>
      </w:del>
      <w:ins w:id="17" w:author="Christoph Goldenstern" w:date="2019-08-06T11:09:00Z">
        <w:r w:rsidR="00106219">
          <w:rPr>
            <w:sz w:val="24"/>
            <w:szCs w:val="24"/>
          </w:rPr>
          <w:t>capture</w:t>
        </w:r>
        <w:r w:rsidR="00106219" w:rsidRPr="006B1266">
          <w:rPr>
            <w:sz w:val="24"/>
            <w:szCs w:val="24"/>
          </w:rPr>
          <w:t xml:space="preserve"> </w:t>
        </w:r>
      </w:ins>
      <w:r w:rsidR="00DA4D37" w:rsidRPr="006B1266">
        <w:rPr>
          <w:sz w:val="24"/>
          <w:szCs w:val="24"/>
        </w:rPr>
        <w:t>by improving the type, structure, and data that an engineer would be required to enter into articles</w:t>
      </w:r>
      <w:ins w:id="18" w:author="Christoph Goldenstern" w:date="2019-08-06T11:06:00Z">
        <w:r w:rsidR="00106219">
          <w:rPr>
            <w:sz w:val="24"/>
            <w:szCs w:val="24"/>
          </w:rPr>
          <w:t>/a problem ticket</w:t>
        </w:r>
      </w:ins>
      <w:r w:rsidR="00DA4D37" w:rsidRPr="006B1266">
        <w:rPr>
          <w:sz w:val="24"/>
          <w:szCs w:val="24"/>
        </w:rPr>
        <w:t xml:space="preserve"> (including known error articles)</w:t>
      </w:r>
      <w:r w:rsidR="00DE511B" w:rsidRPr="006B1266">
        <w:rPr>
          <w:sz w:val="24"/>
          <w:szCs w:val="24"/>
        </w:rPr>
        <w:t>, existing problems, and major incidents</w:t>
      </w:r>
      <w:ins w:id="19" w:author="Christoph Goldenstern" w:date="2019-08-06T11:07:00Z">
        <w:r w:rsidR="00106219">
          <w:rPr>
            <w:sz w:val="24"/>
            <w:szCs w:val="24"/>
          </w:rPr>
          <w:t xml:space="preserve"> - </w:t>
        </w:r>
      </w:ins>
      <w:ins w:id="20" w:author="Christoph Goldenstern" w:date="2019-08-06T11:04:00Z">
        <w:r w:rsidR="00106219">
          <w:rPr>
            <w:sz w:val="24"/>
            <w:szCs w:val="24"/>
          </w:rPr>
          <w:t>using the KT methodology, which is log</w:t>
        </w:r>
      </w:ins>
      <w:ins w:id="21" w:author="Christoph Goldenstern" w:date="2019-08-06T11:05:00Z">
        <w:r w:rsidR="00106219">
          <w:rPr>
            <w:sz w:val="24"/>
            <w:szCs w:val="24"/>
          </w:rPr>
          <w:t>ic-based and hence scales across all types of technologies and products</w:t>
        </w:r>
      </w:ins>
      <w:r w:rsidR="00DE511B" w:rsidRPr="006B1266">
        <w:rPr>
          <w:sz w:val="24"/>
          <w:szCs w:val="24"/>
        </w:rPr>
        <w:t xml:space="preserve">. By doing so, when the improved search abilities of ServiceNow Madrid come online, the advantages of a </w:t>
      </w:r>
      <w:r w:rsidR="00DE511B" w:rsidRPr="006B1266">
        <w:rPr>
          <w:sz w:val="24"/>
          <w:szCs w:val="24"/>
        </w:rPr>
        <w:lastRenderedPageBreak/>
        <w:t xml:space="preserve">structured documentation and systematic approach to troubleshooting can piggy-back and improve the overall </w:t>
      </w:r>
      <w:r w:rsidR="00400E1E" w:rsidRPr="006B1266">
        <w:rPr>
          <w:sz w:val="24"/>
          <w:szCs w:val="24"/>
        </w:rPr>
        <w:t>experience of service desk agents</w:t>
      </w:r>
      <w:ins w:id="22" w:author="Christoph Goldenstern" w:date="2019-08-06T11:04:00Z">
        <w:r w:rsidR="00106219">
          <w:rPr>
            <w:sz w:val="24"/>
            <w:szCs w:val="24"/>
          </w:rPr>
          <w:t>, incident managers</w:t>
        </w:r>
      </w:ins>
      <w:r w:rsidR="00400E1E" w:rsidRPr="006B1266">
        <w:rPr>
          <w:sz w:val="24"/>
          <w:szCs w:val="24"/>
        </w:rPr>
        <w:t xml:space="preserve"> and problem team members. </w:t>
      </w:r>
    </w:p>
    <w:p w:rsidR="00400E1E" w:rsidRPr="006B1266" w:rsidRDefault="00400E1E" w:rsidP="007C50EE">
      <w:pPr>
        <w:rPr>
          <w:b/>
          <w:sz w:val="24"/>
          <w:szCs w:val="24"/>
        </w:rPr>
      </w:pPr>
      <w:r w:rsidRPr="006B1266">
        <w:rPr>
          <w:b/>
          <w:sz w:val="24"/>
          <w:szCs w:val="24"/>
        </w:rPr>
        <w:t>Next Steps</w:t>
      </w:r>
    </w:p>
    <w:p w:rsidR="00F0760A" w:rsidRPr="006B1266" w:rsidRDefault="00400E1E" w:rsidP="007C50EE">
      <w:pPr>
        <w:rPr>
          <w:sz w:val="24"/>
          <w:szCs w:val="24"/>
        </w:rPr>
      </w:pPr>
      <w:r w:rsidRPr="006B1266">
        <w:rPr>
          <w:sz w:val="24"/>
          <w:szCs w:val="24"/>
        </w:rPr>
        <w:t xml:space="preserve">In summary, we got a lot of great feedback from our customers and partners, and with the fantastic new additions to ServiceNow’s search and lifecycle capability we wanted to ensure that our </w:t>
      </w:r>
      <w:r w:rsidR="006B1266" w:rsidRPr="006B1266">
        <w:rPr>
          <w:sz w:val="24"/>
          <w:szCs w:val="24"/>
        </w:rPr>
        <w:t xml:space="preserve">offerings as a partner followed suit. Next, we’ll </w:t>
      </w:r>
      <w:proofErr w:type="gramStart"/>
      <w:r w:rsidR="006B1266" w:rsidRPr="006B1266">
        <w:rPr>
          <w:sz w:val="24"/>
          <w:szCs w:val="24"/>
        </w:rPr>
        <w:t>take a look</w:t>
      </w:r>
      <w:proofErr w:type="gramEnd"/>
      <w:r w:rsidR="006B1266" w:rsidRPr="006B1266">
        <w:rPr>
          <w:sz w:val="24"/>
          <w:szCs w:val="24"/>
        </w:rPr>
        <w:t xml:space="preserve"> at </w:t>
      </w:r>
      <w:r w:rsidR="006B1266" w:rsidRPr="006B1266">
        <w:rPr>
          <w:sz w:val="24"/>
          <w:szCs w:val="24"/>
          <w:u w:val="single"/>
        </w:rPr>
        <w:t>What’s new in the KT Problem Management App v2</w:t>
      </w:r>
      <w:r w:rsidR="00DE511B" w:rsidRPr="006B1266">
        <w:rPr>
          <w:sz w:val="24"/>
          <w:szCs w:val="24"/>
        </w:rPr>
        <w:t xml:space="preserve"> </w:t>
      </w:r>
    </w:p>
    <w:p w:rsidR="00203A19" w:rsidRPr="006B1266" w:rsidRDefault="00203A19" w:rsidP="009D25CA">
      <w:pPr>
        <w:rPr>
          <w:b/>
          <w:sz w:val="24"/>
          <w:szCs w:val="24"/>
        </w:rPr>
      </w:pPr>
    </w:p>
    <w:sectPr w:rsidR="00203A19" w:rsidRPr="006B1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360B36"/>
    <w:multiLevelType w:val="hybridMultilevel"/>
    <w:tmpl w:val="18BC53EA"/>
    <w:lvl w:ilvl="0" w:tplc="6630A5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oph Goldenstern">
    <w15:presenceInfo w15:providerId="None" w15:userId="Christoph Goldenste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DQxMzM0MrcAAktTEyUdpeDU4uLM/DyQAsNaAIUj3y8sAAAA"/>
  </w:docVars>
  <w:rsids>
    <w:rsidRoot w:val="0043637C"/>
    <w:rsid w:val="00072E73"/>
    <w:rsid w:val="00073AD6"/>
    <w:rsid w:val="00106219"/>
    <w:rsid w:val="0018390C"/>
    <w:rsid w:val="00203A19"/>
    <w:rsid w:val="003319A9"/>
    <w:rsid w:val="00391DAF"/>
    <w:rsid w:val="003D1550"/>
    <w:rsid w:val="00400E1E"/>
    <w:rsid w:val="0043637C"/>
    <w:rsid w:val="006B1266"/>
    <w:rsid w:val="007C50EE"/>
    <w:rsid w:val="008D2B11"/>
    <w:rsid w:val="009D25CA"/>
    <w:rsid w:val="00A5007A"/>
    <w:rsid w:val="00B351C0"/>
    <w:rsid w:val="00D52742"/>
    <w:rsid w:val="00DA4D37"/>
    <w:rsid w:val="00DE511B"/>
    <w:rsid w:val="00F07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39E6A"/>
  <w15:chartTrackingRefBased/>
  <w15:docId w15:val="{5B0F4041-E042-46EE-BC68-2744A7C0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Chagpar</dc:creator>
  <cp:keywords/>
  <dc:description/>
  <cp:lastModifiedBy>Christoph Goldenstern</cp:lastModifiedBy>
  <cp:revision>3</cp:revision>
  <dcterms:created xsi:type="dcterms:W3CDTF">2019-08-06T14:54:00Z</dcterms:created>
  <dcterms:modified xsi:type="dcterms:W3CDTF">2019-08-06T15:10:00Z</dcterms:modified>
</cp:coreProperties>
</file>