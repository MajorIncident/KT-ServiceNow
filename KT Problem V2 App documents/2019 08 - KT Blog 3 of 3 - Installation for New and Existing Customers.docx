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2F7" w:rsidRDefault="007F32F7">
      <w:pPr>
        <w:rPr>
          <w:b/>
        </w:rPr>
      </w:pPr>
      <w:r>
        <w:rPr>
          <w:b/>
        </w:rPr>
        <w:t>How to Install KT Problem Management App V2</w:t>
      </w:r>
    </w:p>
    <w:p w:rsidR="007F32F7" w:rsidRDefault="007F32F7">
      <w:r>
        <w:t xml:space="preserve">The new Kepner-Tregoe Problem Management App can only be installed in ServiceNow instances starting with the Madrid release. The application cannot be installed in earlier releases of ServiceNow. </w:t>
      </w:r>
      <w:r w:rsidR="00B37192">
        <w:t xml:space="preserve">The installation route requires only a few </w:t>
      </w:r>
      <w:del w:id="0" w:author="Christoph Goldenstern" w:date="2019-08-06T11:22:00Z">
        <w:r w:rsidR="00B37192" w:rsidDel="0084368C">
          <w:delText>steps, and</w:delText>
        </w:r>
      </w:del>
      <w:ins w:id="1" w:author="Christoph Goldenstern" w:date="2019-08-06T11:22:00Z">
        <w:r w:rsidR="0084368C">
          <w:t>steps and</w:t>
        </w:r>
      </w:ins>
      <w:r w:rsidR="00B37192">
        <w:t xml:space="preserve"> is further documented </w:t>
      </w:r>
      <w:ins w:id="2" w:author="Christoph Goldenstern" w:date="2019-08-06T11:22:00Z">
        <w:r w:rsidR="0084368C">
          <w:t xml:space="preserve">in </w:t>
        </w:r>
      </w:ins>
      <w:del w:id="3" w:author="Christoph Goldenstern" w:date="2019-08-06T11:26:00Z">
        <w:r w:rsidR="00B37192" w:rsidDel="0084368C">
          <w:delText xml:space="preserve">our </w:delText>
        </w:r>
      </w:del>
      <w:ins w:id="4" w:author="Christoph Goldenstern" w:date="2019-08-06T11:26:00Z">
        <w:r w:rsidR="0084368C">
          <w:t>the</w:t>
        </w:r>
        <w:r w:rsidR="0084368C">
          <w:t xml:space="preserve"> </w:t>
        </w:r>
      </w:ins>
      <w:r w:rsidR="00B37192">
        <w:t>installation and configuration guide</w:t>
      </w:r>
      <w:ins w:id="5" w:author="Christoph Goldenstern" w:date="2019-08-06T11:22:00Z">
        <w:r w:rsidR="0084368C">
          <w:t xml:space="preserve">, which can be found on the </w:t>
        </w:r>
      </w:ins>
      <w:ins w:id="6" w:author="Christoph Goldenstern" w:date="2019-08-06T11:23:00Z">
        <w:r w:rsidR="0084368C">
          <w:fldChar w:fldCharType="begin"/>
        </w:r>
        <w:r w:rsidR="0084368C">
          <w:instrText xml:space="preserve"> HYPERLINK "https://store.servicenow.com/sn_appstore_store.do" \l "!/store/application/a2cf556cdbfbef0070d7d5f0cf9619ad/2.0.0?referer=sn_appstore_store.do%23!%2Fstore%2Fsearch%3Fq%3Dkepner-tregoe" </w:instrText>
        </w:r>
        <w:r w:rsidR="0084368C">
          <w:fldChar w:fldCharType="separate"/>
        </w:r>
        <w:r w:rsidR="0084368C" w:rsidRPr="0084368C">
          <w:rPr>
            <w:rStyle w:val="Hyperlink"/>
          </w:rPr>
          <w:t>ServiceNow store app page</w:t>
        </w:r>
        <w:r w:rsidR="0084368C">
          <w:fldChar w:fldCharType="end"/>
        </w:r>
      </w:ins>
      <w:r w:rsidR="00B37192">
        <w:t>.</w:t>
      </w:r>
    </w:p>
    <w:p w:rsidR="00B37192" w:rsidRDefault="00B37192">
      <w:r>
        <w:t>At a glance this includes:</w:t>
      </w:r>
    </w:p>
    <w:p w:rsidR="00B37192" w:rsidRPr="00B37192" w:rsidRDefault="00B37192" w:rsidP="00B37192">
      <w:pPr>
        <w:pStyle w:val="SNCBodyText"/>
        <w:numPr>
          <w:ilvl w:val="0"/>
          <w:numId w:val="2"/>
        </w:numPr>
        <w:rPr>
          <w:lang w:val="en-CA"/>
        </w:rPr>
      </w:pPr>
      <w:r>
        <w:t xml:space="preserve">Installing a dependent plugin </w:t>
      </w:r>
      <w:ins w:id="7" w:author="Christoph Goldenstern" w:date="2019-08-06T11:25:00Z">
        <w:r w:rsidR="0084368C">
          <w:t>(part of the new Madrid release)</w:t>
        </w:r>
      </w:ins>
    </w:p>
    <w:p w:rsidR="00B37192" w:rsidRPr="00B37192" w:rsidRDefault="00B37192" w:rsidP="00B37192">
      <w:pPr>
        <w:pStyle w:val="SNCBodyText"/>
        <w:numPr>
          <w:ilvl w:val="1"/>
          <w:numId w:val="2"/>
        </w:numPr>
        <w:rPr>
          <w:lang w:val="en-CA"/>
        </w:rPr>
      </w:pPr>
      <w:r w:rsidRPr="008E38F8">
        <w:t xml:space="preserve">Problem Management Best Practice </w:t>
      </w:r>
      <w:r>
        <w:t>– Madrid (</w:t>
      </w:r>
      <w:r w:rsidRPr="008E38F8">
        <w:rPr>
          <w:lang w:val="en-CA"/>
        </w:rPr>
        <w:t>ID:</w:t>
      </w:r>
      <w:ins w:id="8" w:author="Christoph Goldenstern" w:date="2019-08-06T11:26:00Z">
        <w:r w:rsidR="0084368C">
          <w:rPr>
            <w:lang w:val="en-CA"/>
          </w:rPr>
          <w:t xml:space="preserve"> </w:t>
        </w:r>
      </w:ins>
      <w:del w:id="9" w:author="Christoph Goldenstern" w:date="2019-08-06T11:26:00Z">
        <w:r w:rsidRPr="008E38F8" w:rsidDel="0084368C">
          <w:rPr>
            <w:lang w:val="en-CA"/>
          </w:rPr>
          <w:delText xml:space="preserve"> </w:delText>
        </w:r>
      </w:del>
      <w:proofErr w:type="spellStart"/>
      <w:proofErr w:type="gramStart"/>
      <w:r w:rsidRPr="008E38F8">
        <w:rPr>
          <w:lang w:val="en-CA"/>
        </w:rPr>
        <w:t>com.snc.best</w:t>
      </w:r>
      <w:proofErr w:type="gramEnd"/>
      <w:r w:rsidRPr="008E38F8">
        <w:rPr>
          <w:lang w:val="en-CA"/>
        </w:rPr>
        <w:t>_practice.problem.madrid</w:t>
      </w:r>
      <w:proofErr w:type="spellEnd"/>
      <w:r>
        <w:t>)</w:t>
      </w:r>
    </w:p>
    <w:p w:rsidR="00B37192" w:rsidRPr="00B37192" w:rsidRDefault="00B37192" w:rsidP="00B37192">
      <w:pPr>
        <w:pStyle w:val="SNCBodyText"/>
        <w:numPr>
          <w:ilvl w:val="0"/>
          <w:numId w:val="2"/>
        </w:numPr>
        <w:rPr>
          <w:lang w:val="en-CA"/>
        </w:rPr>
      </w:pPr>
      <w:r>
        <w:t>Installing the application</w:t>
      </w:r>
    </w:p>
    <w:p w:rsidR="00B37192" w:rsidRDefault="00B37192" w:rsidP="00B37192">
      <w:pPr>
        <w:pStyle w:val="SNCBodyText"/>
        <w:numPr>
          <w:ilvl w:val="1"/>
          <w:numId w:val="2"/>
        </w:numPr>
      </w:pPr>
      <w:r>
        <w:t>the “Advanced Problem Management (RCA) V2” application from the ServiceNow Store</w:t>
      </w:r>
      <w:del w:id="10" w:author="Christoph Goldenstern" w:date="2019-08-06T11:26:00Z">
        <w:r w:rsidDel="0084368C">
          <w:delText>.</w:delText>
        </w:r>
      </w:del>
    </w:p>
    <w:p w:rsidR="00B37192" w:rsidRDefault="00B35BD4" w:rsidP="00B37192">
      <w:pPr>
        <w:pStyle w:val="SNCBodyText"/>
        <w:numPr>
          <w:ilvl w:val="0"/>
          <w:numId w:val="2"/>
        </w:numPr>
        <w:rPr>
          <w:lang w:val="en-CA"/>
        </w:rPr>
      </w:pPr>
      <w:r>
        <w:rPr>
          <w:lang w:val="en-CA"/>
        </w:rPr>
        <w:t>Allowing users to access the application</w:t>
      </w:r>
    </w:p>
    <w:p w:rsidR="00B35BD4" w:rsidRPr="008E38F8" w:rsidRDefault="00B35BD4" w:rsidP="00B35BD4">
      <w:pPr>
        <w:pStyle w:val="SNCBodyText"/>
        <w:numPr>
          <w:ilvl w:val="1"/>
          <w:numId w:val="2"/>
        </w:numPr>
        <w:rPr>
          <w:lang w:val="en-CA"/>
        </w:rPr>
      </w:pPr>
      <w:r>
        <w:t>Grant “</w:t>
      </w:r>
      <w:proofErr w:type="spellStart"/>
      <w:r w:rsidRPr="005A2F1A">
        <w:t>x_ket_apm.user</w:t>
      </w:r>
      <w:proofErr w:type="spellEnd"/>
      <w:r>
        <w:t>” role to users who will be performing Advanced Problem Management activities</w:t>
      </w:r>
      <w:del w:id="11" w:author="Christoph Goldenstern" w:date="2019-08-06T11:25:00Z">
        <w:r w:rsidDel="0084368C">
          <w:delText>.</w:delText>
        </w:r>
      </w:del>
    </w:p>
    <w:p w:rsidR="00B37192" w:rsidRPr="007F32F7" w:rsidRDefault="00B37192" w:rsidP="00B35BD4"/>
    <w:p w:rsidR="006D2B82" w:rsidRDefault="00AC4B3C" w:rsidP="006D2B82">
      <w:r>
        <w:rPr>
          <w:b/>
        </w:rPr>
        <w:t>Upgrade path for existing customers of KT Problem Management App v1</w:t>
      </w:r>
    </w:p>
    <w:p w:rsidR="008C779A" w:rsidRDefault="008C779A" w:rsidP="008F75D8">
      <w:pPr>
        <w:rPr>
          <w:ins w:id="12" w:author="Christoph Goldenstern" w:date="2019-08-06T11:29:00Z"/>
        </w:rPr>
      </w:pPr>
      <w:ins w:id="13" w:author="Christoph Goldenstern" w:date="2019-08-06T11:30:00Z">
        <w:r>
          <w:t>The fundamental pre-requisite for any ServiceNow users that want to take advantage of the KT apps is to be trained in the KT methodology.</w:t>
        </w:r>
      </w:ins>
    </w:p>
    <w:p w:rsidR="008F75D8" w:rsidRDefault="006D2B82" w:rsidP="008F75D8">
      <w:r>
        <w:t>For previous users of the KT plugin, an upgrade path is available to migrate existing Problem Analysis records to the new scoped app.</w:t>
      </w:r>
      <w:r w:rsidR="002B4851">
        <w:t xml:space="preserve"> When the new v2 app is downloading, a fix script will automatically be run to migrate existing problem analysis records.</w:t>
      </w:r>
    </w:p>
    <w:p w:rsidR="008F75D8" w:rsidRDefault="008F75D8" w:rsidP="000A6A13">
      <w:r>
        <w:t>For customers who upgraded to Madrid from London release or earlier</w:t>
      </w:r>
      <w:r w:rsidR="000A6A13">
        <w:t xml:space="preserve">, you may choose de-activate elements that are no longer used in the v2 app. </w:t>
      </w:r>
      <w:r w:rsidR="00890957">
        <w:t>To do this perform the following steps:</w:t>
      </w:r>
    </w:p>
    <w:p w:rsidR="00890957" w:rsidRDefault="00890957" w:rsidP="00890957">
      <w:pPr>
        <w:pStyle w:val="SNCBodyText"/>
        <w:numPr>
          <w:ilvl w:val="0"/>
          <w:numId w:val="8"/>
        </w:numPr>
      </w:pPr>
      <w:r>
        <w:t>Remove Problem Analysis Related List</w:t>
      </w:r>
    </w:p>
    <w:p w:rsidR="00890957" w:rsidRDefault="00890957" w:rsidP="00890957">
      <w:pPr>
        <w:pStyle w:val="SNCBodyText"/>
        <w:numPr>
          <w:ilvl w:val="1"/>
          <w:numId w:val="2"/>
        </w:numPr>
      </w:pPr>
      <w:r>
        <w:t xml:space="preserve">Remove the “Problem Analysis” related list from the Problem form. </w:t>
      </w:r>
    </w:p>
    <w:p w:rsidR="00890957" w:rsidRDefault="00890957" w:rsidP="00890957">
      <w:pPr>
        <w:pStyle w:val="SNCBodyText"/>
        <w:numPr>
          <w:ilvl w:val="1"/>
          <w:numId w:val="2"/>
        </w:numPr>
      </w:pPr>
      <w:r>
        <w:t>Do this for all “Views” of the Problem form</w:t>
      </w:r>
    </w:p>
    <w:p w:rsidR="00890957" w:rsidRDefault="00890957" w:rsidP="00890957">
      <w:pPr>
        <w:pStyle w:val="SNCBodyText"/>
        <w:numPr>
          <w:ilvl w:val="0"/>
          <w:numId w:val="8"/>
        </w:numPr>
      </w:pPr>
      <w:r>
        <w:t>De-activate UI Action “</w:t>
      </w:r>
      <w:r w:rsidRPr="008F116F">
        <w:t>Initiate Structured Problem Analysis</w:t>
      </w:r>
      <w:r>
        <w:t>”</w:t>
      </w:r>
    </w:p>
    <w:p w:rsidR="00890957" w:rsidRDefault="00890957" w:rsidP="00890957">
      <w:pPr>
        <w:pStyle w:val="SNCBodyText"/>
        <w:numPr>
          <w:ilvl w:val="0"/>
          <w:numId w:val="7"/>
        </w:numPr>
      </w:pPr>
      <w:r>
        <w:t>De-activate the UI Action “</w:t>
      </w:r>
      <w:r w:rsidRPr="008F116F">
        <w:t>Initiate Structured Problem Analysis</w:t>
      </w:r>
      <w:r>
        <w:t>”</w:t>
      </w:r>
    </w:p>
    <w:p w:rsidR="00890957" w:rsidRPr="00464E96" w:rsidRDefault="00890957" w:rsidP="00464E96">
      <w:pPr>
        <w:pStyle w:val="Heading3"/>
        <w:numPr>
          <w:ilvl w:val="0"/>
          <w:numId w:val="8"/>
        </w:numPr>
        <w:rPr>
          <w:b w:val="0"/>
        </w:rPr>
      </w:pPr>
      <w:r w:rsidRPr="00464E96">
        <w:rPr>
          <w:b w:val="0"/>
        </w:rPr>
        <w:t>De-activate “Structure Problem Analysis application menu</w:t>
      </w:r>
    </w:p>
    <w:p w:rsidR="00890957" w:rsidRPr="008F116F" w:rsidRDefault="00890957" w:rsidP="00890957">
      <w:pPr>
        <w:pStyle w:val="SNCBodyText"/>
        <w:numPr>
          <w:ilvl w:val="0"/>
          <w:numId w:val="7"/>
        </w:numPr>
      </w:pPr>
      <w:r>
        <w:t>De-activate Application Menu “Structured Problem Analysis”</w:t>
      </w:r>
    </w:p>
    <w:p w:rsidR="00890957" w:rsidDel="0084368C" w:rsidRDefault="00890957" w:rsidP="000A6A13">
      <w:pPr>
        <w:rPr>
          <w:del w:id="14" w:author="Christoph Goldenstern" w:date="2019-08-06T11:27:00Z"/>
        </w:rPr>
      </w:pPr>
    </w:p>
    <w:p w:rsidR="0084368C" w:rsidRPr="008F75D8" w:rsidRDefault="0084368C" w:rsidP="000A6A13">
      <w:pPr>
        <w:rPr>
          <w:ins w:id="15" w:author="Christoph Goldenstern" w:date="2019-08-06T11:27:00Z"/>
        </w:rPr>
      </w:pPr>
      <w:ins w:id="16" w:author="Christoph Goldenstern" w:date="2019-08-06T11:27:00Z">
        <w:r>
          <w:t>If you like more information on the KT ServiceNow apps and related services</w:t>
        </w:r>
      </w:ins>
      <w:ins w:id="17" w:author="Christoph Goldenstern" w:date="2019-08-06T11:30:00Z">
        <w:r w:rsidR="008C779A">
          <w:t xml:space="preserve"> as well as the training required to activate our apps</w:t>
        </w:r>
      </w:ins>
      <w:bookmarkStart w:id="18" w:name="_GoBack"/>
      <w:bookmarkEnd w:id="18"/>
      <w:ins w:id="19" w:author="Christoph Goldenstern" w:date="2019-08-06T11:27:00Z">
        <w:r>
          <w:t>, please contact us dire</w:t>
        </w:r>
      </w:ins>
      <w:ins w:id="20" w:author="Christoph Goldenstern" w:date="2019-08-06T11:28:00Z">
        <w:r>
          <w:t>c</w:t>
        </w:r>
      </w:ins>
      <w:ins w:id="21" w:author="Christoph Goldenstern" w:date="2019-08-06T11:27:00Z">
        <w:r>
          <w:t>tly.</w:t>
        </w:r>
      </w:ins>
    </w:p>
    <w:p w:rsidR="007F32F7" w:rsidRPr="00AC4B3C" w:rsidRDefault="007F32F7"/>
    <w:sectPr w:rsidR="007F32F7" w:rsidRPr="00AC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91D3E"/>
    <w:multiLevelType w:val="hybridMultilevel"/>
    <w:tmpl w:val="343C3520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" w15:restartNumberingAfterBreak="0">
    <w:nsid w:val="0DD0293D"/>
    <w:multiLevelType w:val="multilevel"/>
    <w:tmpl w:val="E9B2D0B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1D545C2"/>
    <w:multiLevelType w:val="hybridMultilevel"/>
    <w:tmpl w:val="44DC1236"/>
    <w:lvl w:ilvl="0" w:tplc="E56606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B943D5"/>
    <w:multiLevelType w:val="hybridMultilevel"/>
    <w:tmpl w:val="89AADE24"/>
    <w:lvl w:ilvl="0" w:tplc="CCE872F4">
      <w:start w:val="1"/>
      <w:numFmt w:val="decimal"/>
      <w:lvlText w:val="%1)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7419A"/>
    <w:multiLevelType w:val="hybridMultilevel"/>
    <w:tmpl w:val="5B541372"/>
    <w:lvl w:ilvl="0" w:tplc="FE967E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21F7C"/>
    <w:multiLevelType w:val="hybridMultilevel"/>
    <w:tmpl w:val="0D8C0446"/>
    <w:lvl w:ilvl="0" w:tplc="D19E24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2202A"/>
    <w:multiLevelType w:val="hybridMultilevel"/>
    <w:tmpl w:val="F7DC6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9768D6"/>
    <w:multiLevelType w:val="hybridMultilevel"/>
    <w:tmpl w:val="E2E281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ristoph Goldenstern">
    <w15:presenceInfo w15:providerId="None" w15:userId="Christoph Goldenster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DQxMzcytDA0NbMwNrRU0lEKTi0uzszPAykwrAUARHMwuywAAAA="/>
  </w:docVars>
  <w:rsids>
    <w:rsidRoot w:val="00AC4B3C"/>
    <w:rsid w:val="000A6A13"/>
    <w:rsid w:val="002B4851"/>
    <w:rsid w:val="00391DAF"/>
    <w:rsid w:val="00464E96"/>
    <w:rsid w:val="006D2B82"/>
    <w:rsid w:val="007F32F7"/>
    <w:rsid w:val="0084368C"/>
    <w:rsid w:val="00890957"/>
    <w:rsid w:val="008C779A"/>
    <w:rsid w:val="008F75D8"/>
    <w:rsid w:val="00A5007A"/>
    <w:rsid w:val="00AC4B3C"/>
    <w:rsid w:val="00B351C0"/>
    <w:rsid w:val="00B35BD4"/>
    <w:rsid w:val="00B37192"/>
    <w:rsid w:val="00D5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43FAD"/>
  <w15:chartTrackingRefBased/>
  <w15:docId w15:val="{88000EC3-59BD-4171-ACC0-AB032843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SNCBodyText"/>
    <w:link w:val="Heading1Char"/>
    <w:qFormat/>
    <w:rsid w:val="00890957"/>
    <w:pPr>
      <w:keepNext/>
      <w:numPr>
        <w:numId w:val="6"/>
      </w:numPr>
      <w:spacing w:before="240" w:after="60" w:line="240" w:lineRule="auto"/>
      <w:outlineLvl w:val="0"/>
    </w:pPr>
    <w:rPr>
      <w:rFonts w:eastAsia="Times New Roman" w:cs="Arial"/>
      <w:b/>
      <w:bCs/>
      <w:kern w:val="32"/>
      <w:sz w:val="28"/>
      <w:szCs w:val="36"/>
      <w:lang w:val="en-US"/>
    </w:rPr>
  </w:style>
  <w:style w:type="paragraph" w:styleId="Heading2">
    <w:name w:val="heading 2"/>
    <w:basedOn w:val="Normal"/>
    <w:next w:val="SNCBodyText"/>
    <w:link w:val="Heading2Char"/>
    <w:qFormat/>
    <w:rsid w:val="00890957"/>
    <w:pPr>
      <w:keepNext/>
      <w:numPr>
        <w:ilvl w:val="1"/>
        <w:numId w:val="6"/>
      </w:numPr>
      <w:spacing w:before="360" w:after="60" w:line="240" w:lineRule="auto"/>
      <w:outlineLvl w:val="1"/>
    </w:pPr>
    <w:rPr>
      <w:rFonts w:eastAsia="Times New Roman" w:cs="Arial"/>
      <w:b/>
      <w:bCs/>
      <w:iCs/>
      <w:sz w:val="26"/>
      <w:szCs w:val="28"/>
      <w:lang w:val="en-US"/>
    </w:rPr>
  </w:style>
  <w:style w:type="paragraph" w:styleId="Heading3">
    <w:name w:val="heading 3"/>
    <w:basedOn w:val="Normal"/>
    <w:next w:val="SNCBodyText"/>
    <w:link w:val="Heading3Char"/>
    <w:qFormat/>
    <w:rsid w:val="00890957"/>
    <w:pPr>
      <w:keepNext/>
      <w:numPr>
        <w:ilvl w:val="2"/>
        <w:numId w:val="6"/>
      </w:numPr>
      <w:spacing w:before="360" w:after="60" w:line="240" w:lineRule="auto"/>
      <w:outlineLvl w:val="2"/>
    </w:pPr>
    <w:rPr>
      <w:rFonts w:eastAsia="Times New Roman" w:cs="Arial"/>
      <w:b/>
      <w:bCs/>
      <w:lang w:val="en-US"/>
    </w:rPr>
  </w:style>
  <w:style w:type="paragraph" w:styleId="Heading4">
    <w:name w:val="heading 4"/>
    <w:basedOn w:val="Normal"/>
    <w:next w:val="SNCBodyText"/>
    <w:link w:val="Heading4Char"/>
    <w:qFormat/>
    <w:rsid w:val="00890957"/>
    <w:pPr>
      <w:keepNext/>
      <w:numPr>
        <w:ilvl w:val="3"/>
        <w:numId w:val="6"/>
      </w:numPr>
      <w:spacing w:before="240" w:after="60" w:line="240" w:lineRule="auto"/>
      <w:outlineLvl w:val="3"/>
    </w:pPr>
    <w:rPr>
      <w:rFonts w:eastAsia="Times New Roman" w:cs="Times New Roman"/>
      <w:b/>
      <w:bCs/>
      <w:lang w:val="en-US"/>
    </w:rPr>
  </w:style>
  <w:style w:type="paragraph" w:styleId="Heading5">
    <w:name w:val="heading 5"/>
    <w:basedOn w:val="Normal"/>
    <w:next w:val="Normal"/>
    <w:link w:val="Heading5Char"/>
    <w:qFormat/>
    <w:rsid w:val="00890957"/>
    <w:pPr>
      <w:keepNext/>
      <w:numPr>
        <w:ilvl w:val="4"/>
        <w:numId w:val="6"/>
      </w:numPr>
      <w:spacing w:before="240" w:after="60" w:line="240" w:lineRule="auto"/>
      <w:outlineLvl w:val="4"/>
    </w:pPr>
    <w:rPr>
      <w:rFonts w:eastAsia="Times New Roman" w:cs="Times New Roman"/>
      <w:b/>
      <w:bCs/>
      <w:iCs/>
      <w:lang w:val="en-US"/>
    </w:rPr>
  </w:style>
  <w:style w:type="paragraph" w:styleId="Heading6">
    <w:name w:val="heading 6"/>
    <w:basedOn w:val="Normal"/>
    <w:next w:val="Normal"/>
    <w:link w:val="Heading6Char"/>
    <w:qFormat/>
    <w:rsid w:val="00890957"/>
    <w:pPr>
      <w:keepNext/>
      <w:numPr>
        <w:ilvl w:val="5"/>
        <w:numId w:val="6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890957"/>
    <w:pPr>
      <w:keepNext/>
      <w:numPr>
        <w:ilvl w:val="6"/>
        <w:numId w:val="6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lang w:val="en-US"/>
    </w:rPr>
  </w:style>
  <w:style w:type="paragraph" w:styleId="Heading8">
    <w:name w:val="heading 8"/>
    <w:basedOn w:val="Normal"/>
    <w:next w:val="Normal"/>
    <w:link w:val="Heading8Char"/>
    <w:qFormat/>
    <w:rsid w:val="00890957"/>
    <w:pPr>
      <w:keepNext/>
      <w:numPr>
        <w:ilvl w:val="7"/>
        <w:numId w:val="6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lang w:val="en-US"/>
    </w:rPr>
  </w:style>
  <w:style w:type="paragraph" w:styleId="Heading9">
    <w:name w:val="heading 9"/>
    <w:basedOn w:val="Normal"/>
    <w:next w:val="Normal"/>
    <w:link w:val="Heading9Char"/>
    <w:qFormat/>
    <w:rsid w:val="00890957"/>
    <w:pPr>
      <w:keepNext/>
      <w:numPr>
        <w:ilvl w:val="8"/>
        <w:numId w:val="6"/>
      </w:numPr>
      <w:spacing w:before="240" w:after="60" w:line="240" w:lineRule="auto"/>
      <w:outlineLvl w:val="8"/>
    </w:pPr>
    <w:rPr>
      <w:rFonts w:eastAsia="Times New Roman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192"/>
    <w:pPr>
      <w:ind w:left="720"/>
      <w:contextualSpacing/>
    </w:pPr>
  </w:style>
  <w:style w:type="paragraph" w:customStyle="1" w:styleId="SNCBodyText">
    <w:name w:val="SNC Body Text"/>
    <w:basedOn w:val="Normal"/>
    <w:qFormat/>
    <w:rsid w:val="00B37192"/>
    <w:pPr>
      <w:spacing w:after="120" w:line="240" w:lineRule="auto"/>
    </w:pPr>
    <w:rPr>
      <w:rFonts w:eastAsia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rsid w:val="00890957"/>
    <w:rPr>
      <w:rFonts w:eastAsia="Times New Roman" w:cs="Arial"/>
      <w:b/>
      <w:bCs/>
      <w:kern w:val="32"/>
      <w:sz w:val="28"/>
      <w:szCs w:val="36"/>
    </w:rPr>
  </w:style>
  <w:style w:type="character" w:customStyle="1" w:styleId="Heading2Char">
    <w:name w:val="Heading 2 Char"/>
    <w:basedOn w:val="DefaultParagraphFont"/>
    <w:link w:val="Heading2"/>
    <w:rsid w:val="00890957"/>
    <w:rPr>
      <w:rFonts w:eastAsia="Times New Roman" w:cs="Arial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890957"/>
    <w:rPr>
      <w:rFonts w:eastAsia="Times New Roman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890957"/>
    <w:rPr>
      <w:rFonts w:eastAsia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rsid w:val="00890957"/>
    <w:rPr>
      <w:rFonts w:eastAsia="Times New Roman" w:cs="Times New Roman"/>
      <w:b/>
      <w:bCs/>
      <w:iCs/>
    </w:rPr>
  </w:style>
  <w:style w:type="character" w:customStyle="1" w:styleId="Heading6Char">
    <w:name w:val="Heading 6 Char"/>
    <w:basedOn w:val="DefaultParagraphFont"/>
    <w:link w:val="Heading6"/>
    <w:rsid w:val="00890957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890957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890957"/>
    <w:rPr>
      <w:rFonts w:ascii="Times New Roman" w:eastAsia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890957"/>
    <w:rPr>
      <w:rFonts w:eastAsia="Times New Roman" w:cs="Arial"/>
    </w:rPr>
  </w:style>
  <w:style w:type="character" w:styleId="Hyperlink">
    <w:name w:val="Hyperlink"/>
    <w:basedOn w:val="DefaultParagraphFont"/>
    <w:uiPriority w:val="99"/>
    <w:unhideWhenUsed/>
    <w:rsid w:val="00843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Chagpar</dc:creator>
  <cp:keywords/>
  <dc:description/>
  <cp:lastModifiedBy>Christoph Goldenstern</cp:lastModifiedBy>
  <cp:revision>3</cp:revision>
  <dcterms:created xsi:type="dcterms:W3CDTF">2019-08-05T08:26:00Z</dcterms:created>
  <dcterms:modified xsi:type="dcterms:W3CDTF">2019-08-06T15:30:00Z</dcterms:modified>
</cp:coreProperties>
</file>